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0EF658" w14:textId="0776284D" w:rsidR="00CF19CE" w:rsidRPr="001420C6" w:rsidRDefault="00637776" w:rsidP="00CF19CE">
      <w:pPr>
        <w:rPr>
          <w:rFonts w:ascii="Times New Roman" w:hAnsi="Times New Roman" w:cs="Times New Roman"/>
          <w:b/>
          <w:bCs/>
          <w:sz w:val="32"/>
          <w:szCs w:val="32"/>
          <w:rPrChange w:id="0" w:author="Bengt Pohjanen" w:date="2020-10-16T12:29:00Z">
            <w:rPr>
              <w:b/>
              <w:bCs/>
              <w:sz w:val="32"/>
              <w:szCs w:val="32"/>
            </w:rPr>
          </w:rPrChange>
        </w:rPr>
      </w:pPr>
      <w:bookmarkStart w:id="1" w:name="_GoBack"/>
      <w:bookmarkEnd w:id="1"/>
      <w:ins w:id="2" w:author="Bengt Pohjanen" w:date="2020-10-16T12:30:00Z">
        <w:r>
          <w:rPr>
            <w:rFonts w:ascii="Times New Roman" w:hAnsi="Times New Roman" w:cs="Times New Roman"/>
            <w:b/>
            <w:bCs/>
            <w:sz w:val="32"/>
            <w:szCs w:val="32"/>
          </w:rPr>
          <w:t>Influensa rokotus</w:t>
        </w:r>
      </w:ins>
      <w:del w:id="3" w:author="Bengt Pohjanen" w:date="2020-10-16T12:31:00Z">
        <w:r w:rsidR="00CF19CE" w:rsidRPr="001420C6" w:rsidDel="00637776">
          <w:rPr>
            <w:rFonts w:ascii="Times New Roman" w:hAnsi="Times New Roman" w:cs="Times New Roman"/>
            <w:b/>
            <w:bCs/>
            <w:sz w:val="32"/>
            <w:szCs w:val="32"/>
            <w:rPrChange w:id="4" w:author="Bengt Pohjanen" w:date="2020-10-16T12:29:00Z">
              <w:rPr>
                <w:b/>
                <w:bCs/>
                <w:sz w:val="32"/>
                <w:szCs w:val="32"/>
              </w:rPr>
            </w:rPrChange>
          </w:rPr>
          <w:delText>Vaccination mot influensa</w:delText>
        </w:r>
      </w:del>
      <w:ins w:id="5" w:author="Bengt Pohjanen" w:date="2020-10-16T12:31:00Z">
        <w:r>
          <w:rPr>
            <w:rFonts w:ascii="Times New Roman" w:hAnsi="Times New Roman" w:cs="Times New Roman"/>
            <w:b/>
            <w:bCs/>
            <w:sz w:val="32"/>
            <w:szCs w:val="32"/>
          </w:rPr>
          <w:t xml:space="preserve"> </w:t>
        </w:r>
      </w:ins>
    </w:p>
    <w:p w14:paraId="4E0D7F43" w14:textId="27E97FC3" w:rsidR="00CF19CE" w:rsidRPr="001420C6" w:rsidRDefault="00CF19CE" w:rsidP="00CF19CE">
      <w:pPr>
        <w:rPr>
          <w:rFonts w:ascii="Times New Roman" w:hAnsi="Times New Roman" w:cs="Times New Roman"/>
          <w:b/>
          <w:bCs/>
          <w:sz w:val="32"/>
          <w:szCs w:val="32"/>
          <w:rPrChange w:id="6" w:author="Bengt Pohjanen" w:date="2020-10-16T12:29:00Z">
            <w:rPr>
              <w:b/>
              <w:bCs/>
            </w:rPr>
          </w:rPrChange>
        </w:rPr>
      </w:pPr>
      <w:r w:rsidRPr="001420C6">
        <w:rPr>
          <w:rFonts w:ascii="Times New Roman" w:hAnsi="Times New Roman" w:cs="Times New Roman"/>
          <w:b/>
          <w:bCs/>
          <w:sz w:val="32"/>
          <w:szCs w:val="32"/>
          <w:rPrChange w:id="7" w:author="Bengt Pohjanen" w:date="2020-10-16T12:29:00Z">
            <w:rPr>
              <w:b/>
              <w:bCs/>
            </w:rPr>
          </w:rPrChange>
        </w:rPr>
        <w:t xml:space="preserve">Influensa orsakas av virus och är mycket smittsamt. </w:t>
      </w:r>
      <w:r w:rsidR="000048EA" w:rsidRPr="001420C6">
        <w:rPr>
          <w:rFonts w:ascii="Times New Roman" w:hAnsi="Times New Roman" w:cs="Times New Roman"/>
          <w:b/>
          <w:bCs/>
          <w:sz w:val="32"/>
          <w:szCs w:val="32"/>
          <w:rPrChange w:id="8" w:author="Bengt Pohjanen" w:date="2020-10-16T12:29:00Z">
            <w:rPr>
              <w:b/>
              <w:bCs/>
            </w:rPr>
          </w:rPrChange>
        </w:rPr>
        <w:t xml:space="preserve">Influensavirus kommer till Sverige varje år och är vanligast under vinterhalvåret. </w:t>
      </w:r>
      <w:r w:rsidRPr="001420C6">
        <w:rPr>
          <w:rFonts w:ascii="Times New Roman" w:hAnsi="Times New Roman" w:cs="Times New Roman"/>
          <w:b/>
          <w:bCs/>
          <w:sz w:val="32"/>
          <w:szCs w:val="32"/>
          <w:rPrChange w:id="9" w:author="Bengt Pohjanen" w:date="2020-10-16T12:29:00Z">
            <w:rPr>
              <w:b/>
              <w:bCs/>
            </w:rPr>
          </w:rPrChange>
        </w:rPr>
        <w:t>Viruset smittar genom luften och sprids framför allt om någon som är sjuk hostar eller nyser.</w:t>
      </w:r>
      <w:r w:rsidR="003224D0" w:rsidRPr="001420C6">
        <w:rPr>
          <w:rFonts w:ascii="Times New Roman" w:hAnsi="Times New Roman" w:cs="Times New Roman"/>
          <w:color w:val="1E1E1E"/>
          <w:sz w:val="32"/>
          <w:szCs w:val="32"/>
          <w:shd w:val="clear" w:color="auto" w:fill="FFFFFF"/>
          <w:rPrChange w:id="10" w:author="Bengt Pohjanen" w:date="2020-10-16T12:29:00Z">
            <w:rPr>
              <w:rFonts w:ascii="Arial" w:hAnsi="Arial" w:cs="Arial"/>
              <w:color w:val="1E1E1E"/>
              <w:sz w:val="27"/>
              <w:szCs w:val="27"/>
              <w:shd w:val="clear" w:color="auto" w:fill="FFFFFF"/>
            </w:rPr>
          </w:rPrChange>
        </w:rPr>
        <w:t xml:space="preserve"> </w:t>
      </w:r>
      <w:r w:rsidR="003224D0" w:rsidRPr="001420C6">
        <w:rPr>
          <w:rFonts w:ascii="Times New Roman" w:hAnsi="Times New Roman" w:cs="Times New Roman"/>
          <w:b/>
          <w:bCs/>
          <w:sz w:val="32"/>
          <w:szCs w:val="32"/>
          <w:rPrChange w:id="11" w:author="Bengt Pohjanen" w:date="2020-10-16T12:29:00Z">
            <w:rPr>
              <w:b/>
              <w:bCs/>
            </w:rPr>
          </w:rPrChange>
        </w:rPr>
        <w:t>Om du får influensa är det vanligt att du har hög feber, huvudvärk, muskelvärk, halsont och hosta.</w:t>
      </w:r>
      <w:r w:rsidRPr="001420C6">
        <w:rPr>
          <w:rFonts w:ascii="Times New Roman" w:hAnsi="Times New Roman" w:cs="Times New Roman"/>
          <w:b/>
          <w:bCs/>
          <w:sz w:val="32"/>
          <w:szCs w:val="32"/>
          <w:rPrChange w:id="12" w:author="Bengt Pohjanen" w:date="2020-10-16T12:29:00Z">
            <w:rPr>
              <w:b/>
              <w:bCs/>
            </w:rPr>
          </w:rPrChange>
        </w:rPr>
        <w:t xml:space="preserve"> Du kan skydda dig mot influensa genom att vaccinera dig.</w:t>
      </w:r>
    </w:p>
    <w:p w14:paraId="5687592D" w14:textId="3A5575D7" w:rsidR="00CF19CE" w:rsidRPr="001420C6" w:rsidRDefault="009E4FAC" w:rsidP="00CF19CE">
      <w:pPr>
        <w:rPr>
          <w:rFonts w:ascii="Times New Roman" w:hAnsi="Times New Roman" w:cs="Times New Roman"/>
          <w:b/>
          <w:bCs/>
          <w:sz w:val="32"/>
          <w:szCs w:val="32"/>
          <w:rPrChange w:id="13" w:author="Bengt Pohjanen" w:date="2020-10-16T12:29:00Z">
            <w:rPr>
              <w:b/>
              <w:bCs/>
              <w:sz w:val="28"/>
              <w:szCs w:val="28"/>
            </w:rPr>
          </w:rPrChange>
        </w:rPr>
      </w:pPr>
      <w:r w:rsidRPr="001420C6">
        <w:rPr>
          <w:rFonts w:ascii="Times New Roman" w:hAnsi="Times New Roman" w:cs="Times New Roman"/>
          <w:b/>
          <w:bCs/>
          <w:sz w:val="32"/>
          <w:szCs w:val="32"/>
          <w:rPrChange w:id="14" w:author="Bengt Pohjanen" w:date="2020-10-16T12:29:00Z">
            <w:rPr>
              <w:b/>
              <w:bCs/>
              <w:sz w:val="28"/>
              <w:szCs w:val="28"/>
            </w:rPr>
          </w:rPrChange>
        </w:rPr>
        <w:t>Vissa personer rekommenderas vaccin</w:t>
      </w:r>
    </w:p>
    <w:p w14:paraId="7B968FAF" w14:textId="60C72778" w:rsidR="000048EA" w:rsidRPr="001420C6" w:rsidRDefault="000048EA" w:rsidP="00CF19CE">
      <w:pPr>
        <w:rPr>
          <w:rFonts w:ascii="Times New Roman" w:hAnsi="Times New Roman" w:cs="Times New Roman"/>
          <w:sz w:val="32"/>
          <w:szCs w:val="32"/>
          <w:rPrChange w:id="15" w:author="Bengt Pohjanen" w:date="2020-10-16T12:29:00Z">
            <w:rPr/>
          </w:rPrChange>
        </w:rPr>
      </w:pPr>
      <w:r w:rsidRPr="001420C6">
        <w:rPr>
          <w:rFonts w:ascii="Times New Roman" w:hAnsi="Times New Roman" w:cs="Times New Roman"/>
          <w:sz w:val="32"/>
          <w:szCs w:val="32"/>
          <w:rPrChange w:id="16" w:author="Bengt Pohjanen" w:date="2020-10-16T12:29:00Z">
            <w:rPr/>
          </w:rPrChange>
        </w:rPr>
        <w:t>Vissa kan bli svårt sjuka i influensa och få allvarliga följdsjukdomar, till exempel lunginflammation. Därför rekommenderas de att vaccinera sig.</w:t>
      </w:r>
    </w:p>
    <w:p w14:paraId="5FE1D18E" w14:textId="77777777" w:rsidR="009E4FAC" w:rsidRPr="001420C6" w:rsidRDefault="009E4FAC" w:rsidP="009E4FAC">
      <w:pPr>
        <w:rPr>
          <w:rFonts w:ascii="Times New Roman" w:hAnsi="Times New Roman" w:cs="Times New Roman"/>
          <w:b/>
          <w:bCs/>
          <w:sz w:val="32"/>
          <w:szCs w:val="32"/>
          <w:rPrChange w:id="17" w:author="Bengt Pohjanen" w:date="2020-10-16T12:29:00Z">
            <w:rPr>
              <w:b/>
              <w:bCs/>
              <w:sz w:val="24"/>
              <w:szCs w:val="24"/>
            </w:rPr>
          </w:rPrChange>
        </w:rPr>
      </w:pPr>
      <w:r w:rsidRPr="001420C6">
        <w:rPr>
          <w:rFonts w:ascii="Times New Roman" w:hAnsi="Times New Roman" w:cs="Times New Roman"/>
          <w:b/>
          <w:bCs/>
          <w:sz w:val="32"/>
          <w:szCs w:val="32"/>
          <w:rPrChange w:id="18" w:author="Bengt Pohjanen" w:date="2020-10-16T12:29:00Z">
            <w:rPr>
              <w:b/>
              <w:bCs/>
              <w:sz w:val="24"/>
              <w:szCs w:val="24"/>
            </w:rPr>
          </w:rPrChange>
        </w:rPr>
        <w:t>Du rekommenderas att vaccinera dig om något av detta stämmer in på dig:</w:t>
      </w:r>
    </w:p>
    <w:p w14:paraId="221769EF" w14:textId="77777777" w:rsidR="00CF19CE" w:rsidRPr="001420C6" w:rsidRDefault="00CF19CE" w:rsidP="00CF19CE">
      <w:pPr>
        <w:pStyle w:val="Liststycke"/>
        <w:numPr>
          <w:ilvl w:val="0"/>
          <w:numId w:val="1"/>
        </w:numPr>
        <w:rPr>
          <w:rFonts w:ascii="Times New Roman" w:hAnsi="Times New Roman" w:cs="Times New Roman"/>
          <w:sz w:val="32"/>
          <w:szCs w:val="32"/>
          <w:rPrChange w:id="19" w:author="Bengt Pohjanen" w:date="2020-10-16T12:29:00Z">
            <w:rPr/>
          </w:rPrChange>
        </w:rPr>
      </w:pPr>
      <w:r w:rsidRPr="001420C6">
        <w:rPr>
          <w:rFonts w:ascii="Times New Roman" w:hAnsi="Times New Roman" w:cs="Times New Roman"/>
          <w:sz w:val="32"/>
          <w:szCs w:val="32"/>
          <w:rPrChange w:id="20" w:author="Bengt Pohjanen" w:date="2020-10-16T12:29:00Z">
            <w:rPr/>
          </w:rPrChange>
        </w:rPr>
        <w:t>Du är 65 år eller äldre.</w:t>
      </w:r>
    </w:p>
    <w:p w14:paraId="7747B523" w14:textId="58F0DB79" w:rsidR="00CF19CE" w:rsidRPr="001420C6" w:rsidRDefault="00CF19CE" w:rsidP="00CF19CE">
      <w:pPr>
        <w:pStyle w:val="Liststycke"/>
        <w:numPr>
          <w:ilvl w:val="0"/>
          <w:numId w:val="1"/>
        </w:numPr>
        <w:rPr>
          <w:rFonts w:ascii="Times New Roman" w:hAnsi="Times New Roman" w:cs="Times New Roman"/>
          <w:sz w:val="32"/>
          <w:szCs w:val="32"/>
          <w:rPrChange w:id="21" w:author="Bengt Pohjanen" w:date="2020-10-16T12:29:00Z">
            <w:rPr/>
          </w:rPrChange>
        </w:rPr>
      </w:pPr>
      <w:r w:rsidRPr="001420C6">
        <w:rPr>
          <w:rFonts w:ascii="Times New Roman" w:hAnsi="Times New Roman" w:cs="Times New Roman"/>
          <w:sz w:val="32"/>
          <w:szCs w:val="32"/>
          <w:rPrChange w:id="22" w:author="Bengt Pohjanen" w:date="2020-10-16T12:29:00Z">
            <w:rPr/>
          </w:rPrChange>
        </w:rPr>
        <w:t>Du är gravid</w:t>
      </w:r>
      <w:r w:rsidR="008574C9" w:rsidRPr="001420C6">
        <w:rPr>
          <w:rFonts w:ascii="Times New Roman" w:hAnsi="Times New Roman" w:cs="Times New Roman"/>
          <w:sz w:val="32"/>
          <w:szCs w:val="32"/>
          <w:rPrChange w:id="23" w:author="Bengt Pohjanen" w:date="2020-10-16T12:29:00Z">
            <w:rPr/>
          </w:rPrChange>
        </w:rPr>
        <w:t>, efter graviditetsvecka 16</w:t>
      </w:r>
      <w:r w:rsidR="00CE66B4" w:rsidRPr="001420C6">
        <w:rPr>
          <w:rFonts w:ascii="Times New Roman" w:hAnsi="Times New Roman" w:cs="Times New Roman"/>
          <w:sz w:val="32"/>
          <w:szCs w:val="32"/>
          <w:rPrChange w:id="24" w:author="Bengt Pohjanen" w:date="2020-10-16T12:29:00Z">
            <w:rPr/>
          </w:rPrChange>
        </w:rPr>
        <w:t>, eller tidigare om du</w:t>
      </w:r>
      <w:r w:rsidR="00D40403" w:rsidRPr="001420C6">
        <w:rPr>
          <w:rFonts w:ascii="Times New Roman" w:hAnsi="Times New Roman" w:cs="Times New Roman"/>
          <w:sz w:val="32"/>
          <w:szCs w:val="32"/>
          <w:rPrChange w:id="25" w:author="Bengt Pohjanen" w:date="2020-10-16T12:29:00Z">
            <w:rPr/>
          </w:rPrChange>
        </w:rPr>
        <w:t xml:space="preserve"> </w:t>
      </w:r>
      <w:r w:rsidR="007448EB" w:rsidRPr="001420C6">
        <w:rPr>
          <w:rFonts w:ascii="Times New Roman" w:hAnsi="Times New Roman" w:cs="Times New Roman"/>
          <w:sz w:val="32"/>
          <w:szCs w:val="32"/>
          <w:rPrChange w:id="26" w:author="Bengt Pohjanen" w:date="2020-10-16T12:29:00Z">
            <w:rPr/>
          </w:rPrChange>
        </w:rPr>
        <w:t>också rekommenderas vaccin av en annan anledning.</w:t>
      </w:r>
    </w:p>
    <w:p w14:paraId="14FCEC37" w14:textId="77777777" w:rsidR="00CF19CE" w:rsidRPr="001420C6" w:rsidRDefault="00CF19CE" w:rsidP="00CF19CE">
      <w:pPr>
        <w:pStyle w:val="Liststycke"/>
        <w:numPr>
          <w:ilvl w:val="0"/>
          <w:numId w:val="1"/>
        </w:numPr>
        <w:rPr>
          <w:rFonts w:ascii="Times New Roman" w:hAnsi="Times New Roman" w:cs="Times New Roman"/>
          <w:sz w:val="32"/>
          <w:szCs w:val="32"/>
          <w:rPrChange w:id="27" w:author="Bengt Pohjanen" w:date="2020-10-16T12:29:00Z">
            <w:rPr/>
          </w:rPrChange>
        </w:rPr>
      </w:pPr>
      <w:r w:rsidRPr="001420C6">
        <w:rPr>
          <w:rFonts w:ascii="Times New Roman" w:hAnsi="Times New Roman" w:cs="Times New Roman"/>
          <w:sz w:val="32"/>
          <w:szCs w:val="32"/>
          <w:rPrChange w:id="28" w:author="Bengt Pohjanen" w:date="2020-10-16T12:29:00Z">
            <w:rPr/>
          </w:rPrChange>
        </w:rPr>
        <w:t>Du har en sjukdom i hjärtat.</w:t>
      </w:r>
    </w:p>
    <w:p w14:paraId="45FEAE0E" w14:textId="77777777" w:rsidR="00CF19CE" w:rsidRPr="001420C6" w:rsidRDefault="00CF19CE" w:rsidP="00CF19CE">
      <w:pPr>
        <w:pStyle w:val="Liststycke"/>
        <w:numPr>
          <w:ilvl w:val="0"/>
          <w:numId w:val="1"/>
        </w:numPr>
        <w:rPr>
          <w:rFonts w:ascii="Times New Roman" w:hAnsi="Times New Roman" w:cs="Times New Roman"/>
          <w:sz w:val="32"/>
          <w:szCs w:val="32"/>
          <w:rPrChange w:id="29" w:author="Bengt Pohjanen" w:date="2020-10-16T12:29:00Z">
            <w:rPr/>
          </w:rPrChange>
        </w:rPr>
      </w:pPr>
      <w:r w:rsidRPr="001420C6">
        <w:rPr>
          <w:rFonts w:ascii="Times New Roman" w:hAnsi="Times New Roman" w:cs="Times New Roman"/>
          <w:sz w:val="32"/>
          <w:szCs w:val="32"/>
          <w:rPrChange w:id="30" w:author="Bengt Pohjanen" w:date="2020-10-16T12:29:00Z">
            <w:rPr/>
          </w:rPrChange>
        </w:rPr>
        <w:t>Du har en sjukdom i lungorna.</w:t>
      </w:r>
    </w:p>
    <w:p w14:paraId="56683224" w14:textId="77777777" w:rsidR="00CF19CE" w:rsidRPr="001420C6" w:rsidRDefault="00CF19CE" w:rsidP="00CF19CE">
      <w:pPr>
        <w:pStyle w:val="Liststycke"/>
        <w:numPr>
          <w:ilvl w:val="0"/>
          <w:numId w:val="1"/>
        </w:numPr>
        <w:rPr>
          <w:rFonts w:ascii="Times New Roman" w:hAnsi="Times New Roman" w:cs="Times New Roman"/>
          <w:sz w:val="32"/>
          <w:szCs w:val="32"/>
          <w:rPrChange w:id="31" w:author="Bengt Pohjanen" w:date="2020-10-16T12:29:00Z">
            <w:rPr/>
          </w:rPrChange>
        </w:rPr>
      </w:pPr>
      <w:r w:rsidRPr="001420C6">
        <w:rPr>
          <w:rFonts w:ascii="Times New Roman" w:hAnsi="Times New Roman" w:cs="Times New Roman"/>
          <w:sz w:val="32"/>
          <w:szCs w:val="32"/>
          <w:rPrChange w:id="32" w:author="Bengt Pohjanen" w:date="2020-10-16T12:29:00Z">
            <w:rPr/>
          </w:rPrChange>
        </w:rPr>
        <w:t>Du har diabetes.</w:t>
      </w:r>
    </w:p>
    <w:p w14:paraId="76586DDC" w14:textId="77777777" w:rsidR="00CF19CE" w:rsidRPr="001420C6" w:rsidRDefault="00CF19CE" w:rsidP="00CF19CE">
      <w:pPr>
        <w:pStyle w:val="Liststycke"/>
        <w:numPr>
          <w:ilvl w:val="0"/>
          <w:numId w:val="1"/>
        </w:numPr>
        <w:rPr>
          <w:rFonts w:ascii="Times New Roman" w:hAnsi="Times New Roman" w:cs="Times New Roman"/>
          <w:sz w:val="32"/>
          <w:szCs w:val="32"/>
          <w:rPrChange w:id="33" w:author="Bengt Pohjanen" w:date="2020-10-16T12:29:00Z">
            <w:rPr/>
          </w:rPrChange>
        </w:rPr>
      </w:pPr>
      <w:r w:rsidRPr="001420C6">
        <w:rPr>
          <w:rFonts w:ascii="Times New Roman" w:hAnsi="Times New Roman" w:cs="Times New Roman"/>
          <w:sz w:val="32"/>
          <w:szCs w:val="32"/>
          <w:rPrChange w:id="34" w:author="Bengt Pohjanen" w:date="2020-10-16T12:29:00Z">
            <w:rPr/>
          </w:rPrChange>
        </w:rPr>
        <w:t>Du har en sjukdom eller tar medicin som gör att din kropp får sämre försvar mot infektioner.</w:t>
      </w:r>
    </w:p>
    <w:p w14:paraId="397B8882" w14:textId="409C0200" w:rsidR="00CF19CE" w:rsidRPr="001420C6" w:rsidRDefault="00CF19CE" w:rsidP="00CF19CE">
      <w:pPr>
        <w:pStyle w:val="Liststycke"/>
        <w:numPr>
          <w:ilvl w:val="0"/>
          <w:numId w:val="1"/>
        </w:numPr>
        <w:rPr>
          <w:rFonts w:ascii="Times New Roman" w:hAnsi="Times New Roman" w:cs="Times New Roman"/>
          <w:sz w:val="32"/>
          <w:szCs w:val="32"/>
          <w:rPrChange w:id="35" w:author="Bengt Pohjanen" w:date="2020-10-16T12:29:00Z">
            <w:rPr/>
          </w:rPrChange>
        </w:rPr>
      </w:pPr>
      <w:r w:rsidRPr="001420C6">
        <w:rPr>
          <w:rFonts w:ascii="Times New Roman" w:hAnsi="Times New Roman" w:cs="Times New Roman"/>
          <w:sz w:val="32"/>
          <w:szCs w:val="32"/>
          <w:rPrChange w:id="36" w:author="Bengt Pohjanen" w:date="2020-10-16T12:29:00Z">
            <w:rPr/>
          </w:rPrChange>
        </w:rPr>
        <w:t>Du har lever</w:t>
      </w:r>
      <w:r w:rsidR="00D40403" w:rsidRPr="001420C6">
        <w:rPr>
          <w:rFonts w:ascii="Times New Roman" w:hAnsi="Times New Roman" w:cs="Times New Roman"/>
          <w:sz w:val="32"/>
          <w:szCs w:val="32"/>
          <w:rPrChange w:id="37" w:author="Bengt Pohjanen" w:date="2020-10-16T12:29:00Z">
            <w:rPr/>
          </w:rPrChange>
        </w:rPr>
        <w:t>svikt</w:t>
      </w:r>
      <w:r w:rsidRPr="001420C6">
        <w:rPr>
          <w:rFonts w:ascii="Times New Roman" w:hAnsi="Times New Roman" w:cs="Times New Roman"/>
          <w:sz w:val="32"/>
          <w:szCs w:val="32"/>
          <w:rPrChange w:id="38" w:author="Bengt Pohjanen" w:date="2020-10-16T12:29:00Z">
            <w:rPr/>
          </w:rPrChange>
        </w:rPr>
        <w:t xml:space="preserve"> eller njursvikt.</w:t>
      </w:r>
    </w:p>
    <w:p w14:paraId="5330B92B" w14:textId="77777777" w:rsidR="00CF19CE" w:rsidRPr="001420C6" w:rsidRDefault="00CF19CE" w:rsidP="00CF19CE">
      <w:pPr>
        <w:pStyle w:val="Liststycke"/>
        <w:numPr>
          <w:ilvl w:val="0"/>
          <w:numId w:val="1"/>
        </w:numPr>
        <w:rPr>
          <w:rFonts w:ascii="Times New Roman" w:hAnsi="Times New Roman" w:cs="Times New Roman"/>
          <w:sz w:val="32"/>
          <w:szCs w:val="32"/>
          <w:rPrChange w:id="39" w:author="Bengt Pohjanen" w:date="2020-10-16T12:29:00Z">
            <w:rPr/>
          </w:rPrChange>
        </w:rPr>
      </w:pPr>
      <w:r w:rsidRPr="001420C6">
        <w:rPr>
          <w:rFonts w:ascii="Times New Roman" w:hAnsi="Times New Roman" w:cs="Times New Roman"/>
          <w:sz w:val="32"/>
          <w:szCs w:val="32"/>
          <w:rPrChange w:id="40" w:author="Bengt Pohjanen" w:date="2020-10-16T12:29:00Z">
            <w:rPr/>
          </w:rPrChange>
        </w:rPr>
        <w:t>Du är kraftigt överviktig.</w:t>
      </w:r>
    </w:p>
    <w:p w14:paraId="0F3C8D93" w14:textId="77777777" w:rsidR="00CF19CE" w:rsidRPr="001420C6" w:rsidRDefault="00CF19CE" w:rsidP="00CF19CE">
      <w:pPr>
        <w:pStyle w:val="Liststycke"/>
        <w:numPr>
          <w:ilvl w:val="0"/>
          <w:numId w:val="1"/>
        </w:numPr>
        <w:rPr>
          <w:rFonts w:ascii="Times New Roman" w:hAnsi="Times New Roman" w:cs="Times New Roman"/>
          <w:sz w:val="32"/>
          <w:szCs w:val="32"/>
          <w:rPrChange w:id="41" w:author="Bengt Pohjanen" w:date="2020-10-16T12:29:00Z">
            <w:rPr/>
          </w:rPrChange>
        </w:rPr>
      </w:pPr>
      <w:r w:rsidRPr="001420C6">
        <w:rPr>
          <w:rFonts w:ascii="Times New Roman" w:hAnsi="Times New Roman" w:cs="Times New Roman"/>
          <w:sz w:val="32"/>
          <w:szCs w:val="32"/>
          <w:rPrChange w:id="42" w:author="Bengt Pohjanen" w:date="2020-10-16T12:29:00Z">
            <w:rPr/>
          </w:rPrChange>
        </w:rPr>
        <w:t>Du har en sjukdom i nerver och muskler som kan göra det svårt att andas.</w:t>
      </w:r>
    </w:p>
    <w:p w14:paraId="211009E9" w14:textId="523D571B" w:rsidR="00CF19CE" w:rsidRPr="001420C6" w:rsidRDefault="00CF19CE" w:rsidP="00CF19CE">
      <w:pPr>
        <w:pStyle w:val="Liststycke"/>
        <w:numPr>
          <w:ilvl w:val="0"/>
          <w:numId w:val="1"/>
        </w:numPr>
        <w:rPr>
          <w:rFonts w:ascii="Times New Roman" w:hAnsi="Times New Roman" w:cs="Times New Roman"/>
          <w:sz w:val="32"/>
          <w:szCs w:val="32"/>
          <w:rPrChange w:id="43" w:author="Bengt Pohjanen" w:date="2020-10-16T12:29:00Z">
            <w:rPr/>
          </w:rPrChange>
        </w:rPr>
      </w:pPr>
      <w:r w:rsidRPr="001420C6">
        <w:rPr>
          <w:rFonts w:ascii="Times New Roman" w:hAnsi="Times New Roman" w:cs="Times New Roman"/>
          <w:sz w:val="32"/>
          <w:szCs w:val="32"/>
          <w:rPrChange w:id="44" w:author="Bengt Pohjanen" w:date="2020-10-16T12:29:00Z">
            <w:rPr/>
          </w:rPrChange>
        </w:rPr>
        <w:t>Du har flerfunktionshinder.</w:t>
      </w:r>
    </w:p>
    <w:p w14:paraId="16437F3A" w14:textId="0EF18684" w:rsidR="000048EA" w:rsidRPr="001420C6" w:rsidRDefault="000048EA" w:rsidP="000048EA">
      <w:pPr>
        <w:pStyle w:val="Liststycke"/>
        <w:numPr>
          <w:ilvl w:val="0"/>
          <w:numId w:val="1"/>
        </w:numPr>
        <w:rPr>
          <w:rFonts w:ascii="Times New Roman" w:hAnsi="Times New Roman" w:cs="Times New Roman"/>
          <w:sz w:val="32"/>
          <w:szCs w:val="32"/>
          <w:rPrChange w:id="45" w:author="Bengt Pohjanen" w:date="2020-10-16T12:29:00Z">
            <w:rPr/>
          </w:rPrChange>
        </w:rPr>
      </w:pPr>
      <w:r w:rsidRPr="001420C6">
        <w:rPr>
          <w:rFonts w:ascii="Times New Roman" w:hAnsi="Times New Roman" w:cs="Times New Roman"/>
          <w:sz w:val="32"/>
          <w:szCs w:val="32"/>
          <w:rPrChange w:id="46" w:author="Bengt Pohjanen" w:date="2020-10-16T12:29:00Z">
            <w:rPr/>
          </w:rPrChange>
        </w:rPr>
        <w:t>Du har andningsproblem, som svårt att hosta eller att få upp slem.</w:t>
      </w:r>
    </w:p>
    <w:p w14:paraId="4A1BE2AF" w14:textId="73A1088E" w:rsidR="00CF19CE" w:rsidRPr="001420C6" w:rsidRDefault="00CF5D0E" w:rsidP="00CF19CE">
      <w:pPr>
        <w:rPr>
          <w:rFonts w:ascii="Times New Roman" w:hAnsi="Times New Roman" w:cs="Times New Roman"/>
          <w:sz w:val="32"/>
          <w:szCs w:val="32"/>
          <w:rPrChange w:id="47" w:author="Bengt Pohjanen" w:date="2020-10-16T12:29:00Z">
            <w:rPr/>
          </w:rPrChange>
        </w:rPr>
      </w:pPr>
      <w:r w:rsidRPr="001420C6">
        <w:rPr>
          <w:rFonts w:ascii="Times New Roman" w:hAnsi="Times New Roman" w:cs="Times New Roman"/>
          <w:sz w:val="32"/>
          <w:szCs w:val="32"/>
          <w:rPrChange w:id="48" w:author="Bengt Pohjanen" w:date="2020-10-16T12:29:00Z">
            <w:rPr/>
          </w:rPrChange>
        </w:rPr>
        <w:t>Rekommendationerna gäller vuxna och barn som är över sex månader.</w:t>
      </w:r>
    </w:p>
    <w:p w14:paraId="3CEF0446" w14:textId="212687A8" w:rsidR="00A32608" w:rsidRPr="001420C6" w:rsidRDefault="00A32608" w:rsidP="00A32608">
      <w:pPr>
        <w:rPr>
          <w:rFonts w:ascii="Times New Roman" w:hAnsi="Times New Roman" w:cs="Times New Roman"/>
          <w:b/>
          <w:bCs/>
          <w:sz w:val="32"/>
          <w:szCs w:val="32"/>
          <w:rPrChange w:id="49" w:author="Bengt Pohjanen" w:date="2020-10-16T12:29:00Z">
            <w:rPr>
              <w:b/>
              <w:bCs/>
              <w:sz w:val="28"/>
              <w:szCs w:val="28"/>
            </w:rPr>
          </w:rPrChange>
        </w:rPr>
      </w:pPr>
      <w:r w:rsidRPr="001420C6">
        <w:rPr>
          <w:rFonts w:ascii="Times New Roman" w:hAnsi="Times New Roman" w:cs="Times New Roman"/>
          <w:sz w:val="32"/>
          <w:szCs w:val="32"/>
          <w:rPrChange w:id="50" w:author="Bengt Pohjanen" w:date="2020-10-16T12:29:00Z">
            <w:rPr/>
          </w:rPrChange>
        </w:rPr>
        <w:lastRenderedPageBreak/>
        <w:t>Familjemedlemmar till och personal runt personer med mycket nedsatt försvar mot infektioner bör vaccinera sig mot influensa för att skydda dem.</w:t>
      </w:r>
    </w:p>
    <w:p w14:paraId="34A78041" w14:textId="38BCBC80" w:rsidR="00D40403" w:rsidRPr="001420C6" w:rsidRDefault="00D40403" w:rsidP="00CF19CE">
      <w:pPr>
        <w:rPr>
          <w:rFonts w:ascii="Times New Roman" w:hAnsi="Times New Roman" w:cs="Times New Roman"/>
          <w:b/>
          <w:bCs/>
          <w:sz w:val="32"/>
          <w:szCs w:val="32"/>
          <w:rPrChange w:id="51" w:author="Bengt Pohjanen" w:date="2020-10-16T12:29:00Z">
            <w:rPr>
              <w:b/>
              <w:bCs/>
            </w:rPr>
          </w:rPrChange>
        </w:rPr>
      </w:pPr>
      <w:r w:rsidRPr="001420C6">
        <w:rPr>
          <w:rFonts w:ascii="Times New Roman" w:hAnsi="Times New Roman" w:cs="Times New Roman"/>
          <w:b/>
          <w:bCs/>
          <w:sz w:val="32"/>
          <w:szCs w:val="32"/>
          <w:rPrChange w:id="52" w:author="Bengt Pohjanen" w:date="2020-10-16T12:29:00Z">
            <w:rPr>
              <w:b/>
              <w:bCs/>
            </w:rPr>
          </w:rPrChange>
        </w:rPr>
        <w:t>Du behöver vaccinera dig varje år</w:t>
      </w:r>
    </w:p>
    <w:p w14:paraId="55962549" w14:textId="27FEB50C" w:rsidR="00D40403" w:rsidRPr="001420C6" w:rsidRDefault="00D40403" w:rsidP="00CF19CE">
      <w:pPr>
        <w:rPr>
          <w:rFonts w:ascii="Times New Roman" w:hAnsi="Times New Roman" w:cs="Times New Roman"/>
          <w:sz w:val="32"/>
          <w:szCs w:val="32"/>
          <w:rPrChange w:id="53" w:author="Bengt Pohjanen" w:date="2020-10-16T12:29:00Z">
            <w:rPr/>
          </w:rPrChange>
        </w:rPr>
      </w:pPr>
      <w:r w:rsidRPr="001420C6">
        <w:rPr>
          <w:rFonts w:ascii="Times New Roman" w:hAnsi="Times New Roman" w:cs="Times New Roman"/>
          <w:sz w:val="32"/>
          <w:szCs w:val="32"/>
          <w:rPrChange w:id="54" w:author="Bengt Pohjanen" w:date="2020-10-16T12:29:00Z">
            <w:rPr/>
          </w:rPrChange>
        </w:rPr>
        <w:t>När du har vaccinerat dig är du skyddad mot årets influensavirus. Skyddet varar högst ett år och du behöver därför vaccinera dig varje år. Vaccinet anpassas för att skydda mot det aktuella viruset</w:t>
      </w:r>
      <w:r w:rsidR="00251743" w:rsidRPr="001420C6">
        <w:rPr>
          <w:rFonts w:ascii="Times New Roman" w:hAnsi="Times New Roman" w:cs="Times New Roman"/>
          <w:sz w:val="32"/>
          <w:szCs w:val="32"/>
          <w:rPrChange w:id="55" w:author="Bengt Pohjanen" w:date="2020-10-16T12:29:00Z">
            <w:rPr/>
          </w:rPrChange>
        </w:rPr>
        <w:t>.</w:t>
      </w:r>
    </w:p>
    <w:p w14:paraId="17381D44" w14:textId="77777777" w:rsidR="00251743" w:rsidRPr="001420C6" w:rsidRDefault="00251743" w:rsidP="00251743">
      <w:pPr>
        <w:rPr>
          <w:rFonts w:ascii="Times New Roman" w:hAnsi="Times New Roman" w:cs="Times New Roman"/>
          <w:b/>
          <w:bCs/>
          <w:sz w:val="32"/>
          <w:szCs w:val="32"/>
          <w:rPrChange w:id="56" w:author="Bengt Pohjanen" w:date="2020-10-16T12:29:00Z">
            <w:rPr>
              <w:b/>
              <w:bCs/>
            </w:rPr>
          </w:rPrChange>
        </w:rPr>
      </w:pPr>
      <w:r w:rsidRPr="001420C6">
        <w:rPr>
          <w:rFonts w:ascii="Times New Roman" w:hAnsi="Times New Roman" w:cs="Times New Roman"/>
          <w:b/>
          <w:bCs/>
          <w:sz w:val="32"/>
          <w:szCs w:val="32"/>
          <w:rPrChange w:id="57" w:author="Bengt Pohjanen" w:date="2020-10-16T12:29:00Z">
            <w:rPr>
              <w:b/>
              <w:bCs/>
            </w:rPr>
          </w:rPrChange>
        </w:rPr>
        <w:t>Vaccination mot pneumokocker</w:t>
      </w:r>
    </w:p>
    <w:p w14:paraId="717456F0" w14:textId="2DB1EF28" w:rsidR="00251743" w:rsidRPr="001420C6" w:rsidRDefault="00251743" w:rsidP="00251743">
      <w:pPr>
        <w:rPr>
          <w:rFonts w:ascii="Times New Roman" w:hAnsi="Times New Roman" w:cs="Times New Roman"/>
          <w:sz w:val="32"/>
          <w:szCs w:val="32"/>
          <w:rPrChange w:id="58" w:author="Bengt Pohjanen" w:date="2020-10-16T12:29:00Z">
            <w:rPr/>
          </w:rPrChange>
        </w:rPr>
      </w:pPr>
      <w:r w:rsidRPr="001420C6">
        <w:rPr>
          <w:rFonts w:ascii="Times New Roman" w:hAnsi="Times New Roman" w:cs="Times New Roman"/>
          <w:sz w:val="32"/>
          <w:szCs w:val="32"/>
          <w:rPrChange w:id="59" w:author="Bengt Pohjanen" w:date="2020-10-16T12:29:00Z">
            <w:rPr/>
          </w:rPrChange>
        </w:rPr>
        <w:t>Samma personer som ovan, utom gravida, bör också vaccinera sig mot pneumokocker.</w:t>
      </w:r>
    </w:p>
    <w:p w14:paraId="2AD426BF" w14:textId="58D7FF6C" w:rsidR="00CF19CE" w:rsidRPr="001420C6" w:rsidRDefault="004D4AD6" w:rsidP="00CF19CE">
      <w:pPr>
        <w:rPr>
          <w:rFonts w:ascii="Times New Roman" w:hAnsi="Times New Roman" w:cs="Times New Roman"/>
          <w:b/>
          <w:bCs/>
          <w:sz w:val="32"/>
          <w:szCs w:val="32"/>
          <w:rPrChange w:id="60" w:author="Bengt Pohjanen" w:date="2020-10-16T12:29:00Z">
            <w:rPr>
              <w:b/>
              <w:bCs/>
              <w:sz w:val="28"/>
              <w:szCs w:val="28"/>
            </w:rPr>
          </w:rPrChange>
        </w:rPr>
      </w:pPr>
      <w:r w:rsidRPr="001420C6">
        <w:rPr>
          <w:rFonts w:ascii="Times New Roman" w:hAnsi="Times New Roman" w:cs="Times New Roman"/>
          <w:b/>
          <w:bCs/>
          <w:sz w:val="32"/>
          <w:szCs w:val="32"/>
          <w:rPrChange w:id="61" w:author="Bengt Pohjanen" w:date="2020-10-16T12:29:00Z">
            <w:rPr>
              <w:b/>
              <w:bCs/>
              <w:sz w:val="28"/>
              <w:szCs w:val="28"/>
            </w:rPr>
          </w:rPrChange>
        </w:rPr>
        <w:t>Var</w:t>
      </w:r>
      <w:r w:rsidR="00CF19CE" w:rsidRPr="001420C6">
        <w:rPr>
          <w:rFonts w:ascii="Times New Roman" w:hAnsi="Times New Roman" w:cs="Times New Roman"/>
          <w:b/>
          <w:bCs/>
          <w:sz w:val="32"/>
          <w:szCs w:val="32"/>
          <w:rPrChange w:id="62" w:author="Bengt Pohjanen" w:date="2020-10-16T12:29:00Z">
            <w:rPr>
              <w:b/>
              <w:bCs/>
              <w:sz w:val="28"/>
              <w:szCs w:val="28"/>
            </w:rPr>
          </w:rPrChange>
        </w:rPr>
        <w:t xml:space="preserve"> kan jag vaccinera mig?</w:t>
      </w:r>
    </w:p>
    <w:p w14:paraId="27DF38B1" w14:textId="77777777" w:rsidR="00CF19CE" w:rsidRPr="001420C6" w:rsidRDefault="00CF19CE" w:rsidP="00CF19CE">
      <w:pPr>
        <w:rPr>
          <w:rFonts w:ascii="Times New Roman" w:hAnsi="Times New Roman" w:cs="Times New Roman"/>
          <w:sz w:val="32"/>
          <w:szCs w:val="32"/>
          <w:rPrChange w:id="63" w:author="Bengt Pohjanen" w:date="2020-10-16T12:29:00Z">
            <w:rPr/>
          </w:rPrChange>
        </w:rPr>
      </w:pPr>
      <w:r w:rsidRPr="001420C6">
        <w:rPr>
          <w:rFonts w:ascii="Times New Roman" w:hAnsi="Times New Roman" w:cs="Times New Roman"/>
          <w:sz w:val="32"/>
          <w:szCs w:val="32"/>
          <w:rPrChange w:id="64" w:author="Bengt Pohjanen" w:date="2020-10-16T12:29:00Z">
            <w:rPr/>
          </w:rPrChange>
        </w:rPr>
        <w:t xml:space="preserve">Du vaccinerar dig på din hälsocentral eller sjukstuga. </w:t>
      </w:r>
    </w:p>
    <w:p w14:paraId="7A282865" w14:textId="77777777" w:rsidR="00CF19CE" w:rsidRPr="001420C6" w:rsidRDefault="00CF19CE" w:rsidP="00CF19CE">
      <w:pPr>
        <w:rPr>
          <w:rFonts w:ascii="Times New Roman" w:hAnsi="Times New Roman" w:cs="Times New Roman"/>
          <w:b/>
          <w:bCs/>
          <w:sz w:val="32"/>
          <w:szCs w:val="32"/>
          <w:rPrChange w:id="65" w:author="Bengt Pohjanen" w:date="2020-10-16T12:29:00Z">
            <w:rPr>
              <w:b/>
              <w:bCs/>
              <w:sz w:val="28"/>
              <w:szCs w:val="28"/>
            </w:rPr>
          </w:rPrChange>
        </w:rPr>
      </w:pPr>
      <w:r w:rsidRPr="001420C6">
        <w:rPr>
          <w:rFonts w:ascii="Times New Roman" w:hAnsi="Times New Roman" w:cs="Times New Roman"/>
          <w:b/>
          <w:bCs/>
          <w:sz w:val="32"/>
          <w:szCs w:val="32"/>
          <w:rPrChange w:id="66" w:author="Bengt Pohjanen" w:date="2020-10-16T12:29:00Z">
            <w:rPr>
              <w:b/>
              <w:bCs/>
              <w:sz w:val="28"/>
              <w:szCs w:val="28"/>
            </w:rPr>
          </w:rPrChange>
        </w:rPr>
        <w:t>Så går vaccinationen till</w:t>
      </w:r>
    </w:p>
    <w:p w14:paraId="71A29576" w14:textId="77777777" w:rsidR="00CF19CE" w:rsidRPr="001420C6" w:rsidRDefault="00CF19CE" w:rsidP="00CF19CE">
      <w:pPr>
        <w:rPr>
          <w:rFonts w:ascii="Times New Roman" w:hAnsi="Times New Roman" w:cs="Times New Roman"/>
          <w:sz w:val="32"/>
          <w:szCs w:val="32"/>
          <w:rPrChange w:id="67" w:author="Bengt Pohjanen" w:date="2020-10-16T12:29:00Z">
            <w:rPr/>
          </w:rPrChange>
        </w:rPr>
      </w:pPr>
      <w:r w:rsidRPr="001420C6">
        <w:rPr>
          <w:rFonts w:ascii="Times New Roman" w:hAnsi="Times New Roman" w:cs="Times New Roman"/>
          <w:sz w:val="32"/>
          <w:szCs w:val="32"/>
          <w:rPrChange w:id="68" w:author="Bengt Pohjanen" w:date="2020-10-16T12:29:00Z">
            <w:rPr/>
          </w:rPrChange>
        </w:rPr>
        <w:t>Du får influensavaccinet genom en spruta. Sprutan brukar ges i överarmen. Barn yngre än tre år får oftast vaccinet i låret. För barn över två år och ungdomar upp till 18 år finns det också vaccin i form av en nässprej.</w:t>
      </w:r>
    </w:p>
    <w:p w14:paraId="054CC9EE" w14:textId="1B82EF22" w:rsidR="00CF19CE" w:rsidRPr="001420C6" w:rsidRDefault="00CF19CE" w:rsidP="00CF19CE">
      <w:pPr>
        <w:rPr>
          <w:rFonts w:ascii="Times New Roman" w:hAnsi="Times New Roman" w:cs="Times New Roman"/>
          <w:sz w:val="32"/>
          <w:szCs w:val="32"/>
          <w:rPrChange w:id="69" w:author="Bengt Pohjanen" w:date="2020-10-16T12:29:00Z">
            <w:rPr/>
          </w:rPrChange>
        </w:rPr>
      </w:pPr>
      <w:r w:rsidRPr="001420C6">
        <w:rPr>
          <w:rFonts w:ascii="Times New Roman" w:hAnsi="Times New Roman" w:cs="Times New Roman"/>
          <w:sz w:val="32"/>
          <w:szCs w:val="32"/>
          <w:rPrChange w:id="70" w:author="Bengt Pohjanen" w:date="2020-10-16T12:29:00Z">
            <w:rPr/>
          </w:rPrChange>
        </w:rPr>
        <w:t xml:space="preserve">Efter vaccinationen kan du bli lite röd och svullen där du fick sprutan. Det kan också kännas lite ömt. Du kan få feber, huvudvärk och ont i musklerna. Barn kan få sämre aptit och löst bajs. Besvären brukar gå över inom en eller ett par dagar. </w:t>
      </w:r>
    </w:p>
    <w:p w14:paraId="091C9E88" w14:textId="28B6E806" w:rsidR="004D4AD6" w:rsidRPr="001420C6" w:rsidRDefault="004D4AD6" w:rsidP="00CF19CE">
      <w:pPr>
        <w:rPr>
          <w:rFonts w:ascii="Times New Roman" w:hAnsi="Times New Roman" w:cs="Times New Roman"/>
          <w:b/>
          <w:bCs/>
          <w:sz w:val="32"/>
          <w:szCs w:val="32"/>
          <w:rPrChange w:id="71" w:author="Bengt Pohjanen" w:date="2020-10-16T12:29:00Z">
            <w:rPr>
              <w:b/>
              <w:bCs/>
              <w:sz w:val="28"/>
              <w:szCs w:val="28"/>
            </w:rPr>
          </w:rPrChange>
        </w:rPr>
      </w:pPr>
      <w:r w:rsidRPr="001420C6">
        <w:rPr>
          <w:rFonts w:ascii="Times New Roman" w:hAnsi="Times New Roman" w:cs="Times New Roman"/>
          <w:b/>
          <w:bCs/>
          <w:sz w:val="32"/>
          <w:szCs w:val="32"/>
          <w:rPrChange w:id="72" w:author="Bengt Pohjanen" w:date="2020-10-16T12:29:00Z">
            <w:rPr>
              <w:b/>
              <w:bCs/>
              <w:sz w:val="28"/>
              <w:szCs w:val="28"/>
            </w:rPr>
          </w:rPrChange>
        </w:rPr>
        <w:t>När bör jag inte vaccinera mig?</w:t>
      </w:r>
    </w:p>
    <w:p w14:paraId="0BEFFA03" w14:textId="36E943AF" w:rsidR="004D4AD6" w:rsidRPr="001420C6" w:rsidRDefault="004D4AD6" w:rsidP="00CF19CE">
      <w:pPr>
        <w:rPr>
          <w:rFonts w:ascii="Times New Roman" w:hAnsi="Times New Roman" w:cs="Times New Roman"/>
          <w:sz w:val="32"/>
          <w:szCs w:val="32"/>
          <w:rPrChange w:id="73" w:author="Bengt Pohjanen" w:date="2020-10-16T12:29:00Z">
            <w:rPr/>
          </w:rPrChange>
        </w:rPr>
      </w:pPr>
      <w:r w:rsidRPr="001420C6">
        <w:rPr>
          <w:rFonts w:ascii="Times New Roman" w:hAnsi="Times New Roman" w:cs="Times New Roman"/>
          <w:sz w:val="32"/>
          <w:szCs w:val="32"/>
          <w:rPrChange w:id="74" w:author="Bengt Pohjanen" w:date="2020-10-16T12:29:00Z">
            <w:rPr/>
          </w:rPrChange>
        </w:rPr>
        <w:t xml:space="preserve">Du ska inte vaccinera dig om du har feber. </w:t>
      </w:r>
    </w:p>
    <w:p w14:paraId="2DD66851" w14:textId="1AD4957A" w:rsidR="004D4AD6" w:rsidRPr="001420C6" w:rsidRDefault="004D4AD6" w:rsidP="00CF19CE">
      <w:pPr>
        <w:rPr>
          <w:rFonts w:ascii="Times New Roman" w:hAnsi="Times New Roman" w:cs="Times New Roman"/>
          <w:sz w:val="32"/>
          <w:szCs w:val="32"/>
          <w:rPrChange w:id="75" w:author="Bengt Pohjanen" w:date="2020-10-16T12:29:00Z">
            <w:rPr/>
          </w:rPrChange>
        </w:rPr>
      </w:pPr>
      <w:r w:rsidRPr="001420C6">
        <w:rPr>
          <w:rFonts w:ascii="Times New Roman" w:hAnsi="Times New Roman" w:cs="Times New Roman"/>
          <w:sz w:val="32"/>
          <w:szCs w:val="32"/>
          <w:rPrChange w:id="76" w:author="Bengt Pohjanen" w:date="2020-10-16T12:29:00Z">
            <w:rPr/>
          </w:rPrChange>
        </w:rPr>
        <w:t>Om du inte tål att äta mat som innehåller ägg på grund av allergi, kan du inte vaccineras mot influensa.</w:t>
      </w:r>
    </w:p>
    <w:p w14:paraId="6DEB5EE3" w14:textId="77777777" w:rsidR="00CF19CE" w:rsidRPr="001420C6" w:rsidRDefault="00CF19CE" w:rsidP="00CF19CE">
      <w:pPr>
        <w:rPr>
          <w:rFonts w:ascii="Times New Roman" w:hAnsi="Times New Roman" w:cs="Times New Roman"/>
          <w:b/>
          <w:bCs/>
          <w:sz w:val="32"/>
          <w:szCs w:val="32"/>
          <w:rPrChange w:id="77" w:author="Bengt Pohjanen" w:date="2020-10-16T12:29:00Z">
            <w:rPr>
              <w:b/>
              <w:bCs/>
              <w:sz w:val="28"/>
              <w:szCs w:val="28"/>
            </w:rPr>
          </w:rPrChange>
        </w:rPr>
      </w:pPr>
      <w:r w:rsidRPr="001420C6">
        <w:rPr>
          <w:rFonts w:ascii="Times New Roman" w:hAnsi="Times New Roman" w:cs="Times New Roman"/>
          <w:b/>
          <w:bCs/>
          <w:sz w:val="32"/>
          <w:szCs w:val="32"/>
          <w:rPrChange w:id="78" w:author="Bengt Pohjanen" w:date="2020-10-16T12:29:00Z">
            <w:rPr>
              <w:b/>
              <w:bCs/>
              <w:sz w:val="28"/>
              <w:szCs w:val="28"/>
            </w:rPr>
          </w:rPrChange>
        </w:rPr>
        <w:t>Graviditet och amning</w:t>
      </w:r>
    </w:p>
    <w:p w14:paraId="79A429D7" w14:textId="77777777" w:rsidR="00CF19CE" w:rsidRPr="001420C6" w:rsidRDefault="00CF19CE" w:rsidP="00CF19CE">
      <w:pPr>
        <w:rPr>
          <w:rFonts w:ascii="Times New Roman" w:hAnsi="Times New Roman" w:cs="Times New Roman"/>
          <w:sz w:val="32"/>
          <w:szCs w:val="32"/>
          <w:rPrChange w:id="79" w:author="Bengt Pohjanen" w:date="2020-10-16T12:29:00Z">
            <w:rPr/>
          </w:rPrChange>
        </w:rPr>
      </w:pPr>
      <w:r w:rsidRPr="001420C6">
        <w:rPr>
          <w:rFonts w:ascii="Times New Roman" w:hAnsi="Times New Roman" w:cs="Times New Roman"/>
          <w:sz w:val="32"/>
          <w:szCs w:val="32"/>
          <w:rPrChange w:id="80" w:author="Bengt Pohjanen" w:date="2020-10-16T12:29:00Z">
            <w:rPr/>
          </w:rPrChange>
        </w:rPr>
        <w:t xml:space="preserve">Det finns inga risker med att du vaccinerar dig mot influensa när du är gravid eller när du ammar. </w:t>
      </w:r>
    </w:p>
    <w:p w14:paraId="29E61538" w14:textId="77777777" w:rsidR="00CF19CE" w:rsidRPr="001420C6" w:rsidRDefault="00CF19CE" w:rsidP="00CF19CE">
      <w:pPr>
        <w:rPr>
          <w:rFonts w:ascii="Times New Roman" w:hAnsi="Times New Roman" w:cs="Times New Roman"/>
          <w:sz w:val="32"/>
          <w:szCs w:val="32"/>
          <w:rPrChange w:id="81" w:author="Bengt Pohjanen" w:date="2020-10-16T12:29:00Z">
            <w:rPr/>
          </w:rPrChange>
        </w:rPr>
      </w:pPr>
      <w:r w:rsidRPr="001420C6">
        <w:rPr>
          <w:rFonts w:ascii="Times New Roman" w:hAnsi="Times New Roman" w:cs="Times New Roman"/>
          <w:sz w:val="32"/>
          <w:szCs w:val="32"/>
          <w:rPrChange w:id="82" w:author="Bengt Pohjanen" w:date="2020-10-16T12:29:00Z">
            <w:rPr/>
          </w:rPrChange>
        </w:rPr>
        <w:lastRenderedPageBreak/>
        <w:t xml:space="preserve">Du kan bli mer sjuk av influensa än du skulle ha blivit om du inte var gravid. Därför rekommenderas du som är gravid att vaccinera dig. Vaccinet ger också det nyfödda barnet ett bra skydd. </w:t>
      </w:r>
    </w:p>
    <w:p w14:paraId="7AC8BF69" w14:textId="792A6FFA" w:rsidR="00CF19CE" w:rsidRPr="001420C6" w:rsidRDefault="00CF19CE" w:rsidP="00CF19CE">
      <w:pPr>
        <w:rPr>
          <w:rFonts w:ascii="Times New Roman" w:hAnsi="Times New Roman" w:cs="Times New Roman"/>
          <w:sz w:val="32"/>
          <w:szCs w:val="32"/>
          <w:rPrChange w:id="83" w:author="Bengt Pohjanen" w:date="2020-10-16T12:29:00Z">
            <w:rPr/>
          </w:rPrChange>
        </w:rPr>
      </w:pPr>
      <w:r w:rsidRPr="001420C6">
        <w:rPr>
          <w:rFonts w:ascii="Times New Roman" w:hAnsi="Times New Roman" w:cs="Times New Roman"/>
          <w:sz w:val="32"/>
          <w:szCs w:val="32"/>
          <w:rPrChange w:id="84" w:author="Bengt Pohjanen" w:date="2020-10-16T12:29:00Z">
            <w:rPr/>
          </w:rPrChange>
        </w:rPr>
        <w:t xml:space="preserve">Du rekommenderas att vaccinera dig efter graviditetsvecka 16, eller tidigare om du också </w:t>
      </w:r>
      <w:r w:rsidR="00EB26EE" w:rsidRPr="001420C6">
        <w:rPr>
          <w:rFonts w:ascii="Times New Roman" w:hAnsi="Times New Roman" w:cs="Times New Roman"/>
          <w:sz w:val="32"/>
          <w:szCs w:val="32"/>
          <w:rPrChange w:id="85" w:author="Bengt Pohjanen" w:date="2020-10-16T12:29:00Z">
            <w:rPr/>
          </w:rPrChange>
        </w:rPr>
        <w:t>rekommenderas vaccination av en annan anledning</w:t>
      </w:r>
      <w:r w:rsidRPr="001420C6">
        <w:rPr>
          <w:rFonts w:ascii="Times New Roman" w:hAnsi="Times New Roman" w:cs="Times New Roman"/>
          <w:sz w:val="32"/>
          <w:szCs w:val="32"/>
          <w:rPrChange w:id="86" w:author="Bengt Pohjanen" w:date="2020-10-16T12:29:00Z">
            <w:rPr/>
          </w:rPrChange>
        </w:rPr>
        <w:t>.</w:t>
      </w:r>
    </w:p>
    <w:p w14:paraId="43FE379E" w14:textId="77777777" w:rsidR="00573712" w:rsidRPr="001420C6" w:rsidRDefault="00573712" w:rsidP="00573712">
      <w:pPr>
        <w:rPr>
          <w:rFonts w:ascii="Times New Roman" w:hAnsi="Times New Roman" w:cs="Times New Roman"/>
          <w:b/>
          <w:bCs/>
          <w:sz w:val="32"/>
          <w:szCs w:val="32"/>
          <w:rPrChange w:id="87" w:author="Bengt Pohjanen" w:date="2020-10-16T12:29:00Z">
            <w:rPr>
              <w:b/>
              <w:bCs/>
              <w:sz w:val="28"/>
              <w:szCs w:val="28"/>
            </w:rPr>
          </w:rPrChange>
        </w:rPr>
      </w:pPr>
      <w:r w:rsidRPr="001420C6">
        <w:rPr>
          <w:rFonts w:ascii="Times New Roman" w:hAnsi="Times New Roman" w:cs="Times New Roman"/>
          <w:b/>
          <w:bCs/>
          <w:sz w:val="32"/>
          <w:szCs w:val="32"/>
          <w:rPrChange w:id="88" w:author="Bengt Pohjanen" w:date="2020-10-16T12:29:00Z">
            <w:rPr>
              <w:b/>
              <w:bCs/>
              <w:sz w:val="28"/>
              <w:szCs w:val="28"/>
            </w:rPr>
          </w:rPrChange>
        </w:rPr>
        <w:t>Vad kostar det?</w:t>
      </w:r>
    </w:p>
    <w:p w14:paraId="0AA8828A" w14:textId="42D23649" w:rsidR="00573712" w:rsidRPr="001420C6" w:rsidRDefault="006C23B6" w:rsidP="00573712">
      <w:pPr>
        <w:rPr>
          <w:rFonts w:ascii="Times New Roman" w:hAnsi="Times New Roman" w:cs="Times New Roman"/>
          <w:sz w:val="32"/>
          <w:szCs w:val="32"/>
          <w:rPrChange w:id="89" w:author="Bengt Pohjanen" w:date="2020-10-16T12:29:00Z">
            <w:rPr/>
          </w:rPrChange>
        </w:rPr>
      </w:pPr>
      <w:r w:rsidRPr="001420C6">
        <w:rPr>
          <w:rFonts w:ascii="Times New Roman" w:hAnsi="Times New Roman" w:cs="Times New Roman"/>
          <w:sz w:val="32"/>
          <w:szCs w:val="32"/>
          <w:rPrChange w:id="90" w:author="Bengt Pohjanen" w:date="2020-10-16T12:29:00Z">
            <w:rPr/>
          </w:rPrChange>
        </w:rPr>
        <w:t>I Västerbotten är vaccination mot influensa kostnadsfritt för dig som riskerar att bli allvarlig</w:t>
      </w:r>
      <w:r w:rsidR="00957A28" w:rsidRPr="001420C6">
        <w:rPr>
          <w:rFonts w:ascii="Times New Roman" w:hAnsi="Times New Roman" w:cs="Times New Roman"/>
          <w:sz w:val="32"/>
          <w:szCs w:val="32"/>
          <w:rPrChange w:id="91" w:author="Bengt Pohjanen" w:date="2020-10-16T12:29:00Z">
            <w:rPr/>
          </w:rPrChange>
        </w:rPr>
        <w:t>t</w:t>
      </w:r>
      <w:r w:rsidRPr="001420C6">
        <w:rPr>
          <w:rFonts w:ascii="Times New Roman" w:hAnsi="Times New Roman" w:cs="Times New Roman"/>
          <w:sz w:val="32"/>
          <w:szCs w:val="32"/>
          <w:rPrChange w:id="92" w:author="Bengt Pohjanen" w:date="2020-10-16T12:29:00Z">
            <w:rPr/>
          </w:rPrChange>
        </w:rPr>
        <w:t xml:space="preserve"> sjuk om du får influensa. </w:t>
      </w:r>
      <w:r w:rsidR="009E4FAC" w:rsidRPr="001420C6">
        <w:rPr>
          <w:rFonts w:ascii="Times New Roman" w:hAnsi="Times New Roman" w:cs="Times New Roman"/>
          <w:sz w:val="32"/>
          <w:szCs w:val="32"/>
          <w:rPrChange w:id="93" w:author="Bengt Pohjanen" w:date="2020-10-16T12:29:00Z">
            <w:rPr/>
          </w:rPrChange>
        </w:rPr>
        <w:t xml:space="preserve">För andra </w:t>
      </w:r>
      <w:r w:rsidR="00573712" w:rsidRPr="001420C6">
        <w:rPr>
          <w:rFonts w:ascii="Times New Roman" w:hAnsi="Times New Roman" w:cs="Times New Roman"/>
          <w:sz w:val="32"/>
          <w:szCs w:val="32"/>
          <w:rPrChange w:id="94" w:author="Bengt Pohjanen" w:date="2020-10-16T12:29:00Z">
            <w:rPr/>
          </w:rPrChange>
        </w:rPr>
        <w:t xml:space="preserve">kostar det 250 kronor.  </w:t>
      </w:r>
    </w:p>
    <w:p w14:paraId="133D6D42" w14:textId="5B31E4D0" w:rsidR="008574C9" w:rsidRPr="001420C6" w:rsidRDefault="00E736EC" w:rsidP="00573712">
      <w:pPr>
        <w:rPr>
          <w:rFonts w:ascii="Times New Roman" w:hAnsi="Times New Roman" w:cs="Times New Roman"/>
          <w:b/>
          <w:bCs/>
          <w:sz w:val="32"/>
          <w:szCs w:val="32"/>
          <w:rPrChange w:id="95" w:author="Bengt Pohjanen" w:date="2020-10-16T12:29:00Z">
            <w:rPr>
              <w:b/>
              <w:bCs/>
            </w:rPr>
          </w:rPrChange>
        </w:rPr>
      </w:pPr>
      <w:r w:rsidRPr="001420C6">
        <w:rPr>
          <w:rFonts w:ascii="Times New Roman" w:hAnsi="Times New Roman" w:cs="Times New Roman"/>
          <w:b/>
          <w:bCs/>
          <w:sz w:val="32"/>
          <w:szCs w:val="32"/>
          <w:rPrChange w:id="96" w:author="Bengt Pohjanen" w:date="2020-10-16T12:29:00Z">
            <w:rPr>
              <w:b/>
              <w:bCs/>
            </w:rPr>
          </w:rPrChange>
        </w:rPr>
        <w:t>Vaccination mot pneumokocker</w:t>
      </w:r>
    </w:p>
    <w:p w14:paraId="7DA4AF50" w14:textId="314E231C" w:rsidR="00573712" w:rsidRPr="001420C6" w:rsidRDefault="00573712" w:rsidP="00573712">
      <w:pPr>
        <w:rPr>
          <w:rFonts w:ascii="Times New Roman" w:hAnsi="Times New Roman" w:cs="Times New Roman"/>
          <w:sz w:val="32"/>
          <w:szCs w:val="32"/>
          <w:rPrChange w:id="97" w:author="Bengt Pohjanen" w:date="2020-10-16T12:29:00Z">
            <w:rPr/>
          </w:rPrChange>
        </w:rPr>
      </w:pPr>
      <w:r w:rsidRPr="001420C6">
        <w:rPr>
          <w:rFonts w:ascii="Times New Roman" w:hAnsi="Times New Roman" w:cs="Times New Roman"/>
          <w:sz w:val="32"/>
          <w:szCs w:val="32"/>
          <w:rPrChange w:id="98" w:author="Bengt Pohjanen" w:date="2020-10-16T12:29:00Z">
            <w:rPr/>
          </w:rPrChange>
        </w:rPr>
        <w:t>Pneumokockvaccin kostar 219 kronor. Om du har mycket nedsatt immunförsvar behöver du ett till vaccin som kostar 520 kronor.</w:t>
      </w:r>
    </w:p>
    <w:p w14:paraId="02641696" w14:textId="77777777" w:rsidR="00CF19CE" w:rsidRPr="001420C6" w:rsidRDefault="00CF19CE" w:rsidP="00CF19CE">
      <w:pPr>
        <w:rPr>
          <w:rFonts w:ascii="Times New Roman" w:hAnsi="Times New Roman" w:cs="Times New Roman"/>
          <w:b/>
          <w:bCs/>
          <w:sz w:val="32"/>
          <w:szCs w:val="32"/>
          <w:rPrChange w:id="99" w:author="Bengt Pohjanen" w:date="2020-10-16T12:29:00Z">
            <w:rPr>
              <w:b/>
              <w:bCs/>
              <w:sz w:val="28"/>
              <w:szCs w:val="28"/>
            </w:rPr>
          </w:rPrChange>
        </w:rPr>
      </w:pPr>
      <w:r w:rsidRPr="001420C6">
        <w:rPr>
          <w:rFonts w:ascii="Times New Roman" w:hAnsi="Times New Roman" w:cs="Times New Roman"/>
          <w:b/>
          <w:bCs/>
          <w:sz w:val="32"/>
          <w:szCs w:val="32"/>
          <w:rPrChange w:id="100" w:author="Bengt Pohjanen" w:date="2020-10-16T12:29:00Z">
            <w:rPr>
              <w:b/>
              <w:bCs/>
              <w:sz w:val="28"/>
              <w:szCs w:val="28"/>
            </w:rPr>
          </w:rPrChange>
        </w:rPr>
        <w:t xml:space="preserve">Om du blir sjuk </w:t>
      </w:r>
    </w:p>
    <w:p w14:paraId="54C31A49" w14:textId="1C49BD4B" w:rsidR="00CF19CE" w:rsidRPr="001420C6" w:rsidRDefault="00CF19CE" w:rsidP="00CF19CE">
      <w:pPr>
        <w:rPr>
          <w:rFonts w:ascii="Times New Roman" w:hAnsi="Times New Roman" w:cs="Times New Roman"/>
          <w:sz w:val="32"/>
          <w:szCs w:val="32"/>
          <w:rPrChange w:id="101" w:author="Bengt Pohjanen" w:date="2020-10-16T12:29:00Z">
            <w:rPr/>
          </w:rPrChange>
        </w:rPr>
      </w:pPr>
      <w:r w:rsidRPr="001420C6">
        <w:rPr>
          <w:rFonts w:ascii="Times New Roman" w:hAnsi="Times New Roman" w:cs="Times New Roman"/>
          <w:sz w:val="32"/>
          <w:szCs w:val="32"/>
          <w:rPrChange w:id="102" w:author="Bengt Pohjanen" w:date="2020-10-16T12:29:00Z">
            <w:rPr/>
          </w:rPrChange>
        </w:rPr>
        <w:t xml:space="preserve">Om du blir sjuk </w:t>
      </w:r>
      <w:r w:rsidR="00251743" w:rsidRPr="001420C6">
        <w:rPr>
          <w:rFonts w:ascii="Times New Roman" w:hAnsi="Times New Roman" w:cs="Times New Roman"/>
          <w:sz w:val="32"/>
          <w:szCs w:val="32"/>
          <w:rPrChange w:id="103" w:author="Bengt Pohjanen" w:date="2020-10-16T12:29:00Z">
            <w:rPr/>
          </w:rPrChange>
        </w:rPr>
        <w:t xml:space="preserve">i influensa </w:t>
      </w:r>
      <w:r w:rsidRPr="001420C6">
        <w:rPr>
          <w:rFonts w:ascii="Times New Roman" w:hAnsi="Times New Roman" w:cs="Times New Roman"/>
          <w:sz w:val="32"/>
          <w:szCs w:val="32"/>
          <w:rPrChange w:id="104" w:author="Bengt Pohjanen" w:date="2020-10-16T12:29:00Z">
            <w:rPr/>
          </w:rPrChange>
        </w:rPr>
        <w:t xml:space="preserve">trots att du vaccinerat dig blir symtomen oftast mildare. </w:t>
      </w:r>
    </w:p>
    <w:p w14:paraId="5BD4394A" w14:textId="77777777" w:rsidR="00CF19CE" w:rsidRPr="001420C6" w:rsidRDefault="00CF19CE" w:rsidP="00CF19CE">
      <w:pPr>
        <w:rPr>
          <w:rFonts w:ascii="Times New Roman" w:hAnsi="Times New Roman" w:cs="Times New Roman"/>
          <w:sz w:val="32"/>
          <w:szCs w:val="32"/>
          <w:rPrChange w:id="105" w:author="Bengt Pohjanen" w:date="2020-10-16T12:29:00Z">
            <w:rPr/>
          </w:rPrChange>
        </w:rPr>
      </w:pPr>
      <w:r w:rsidRPr="001420C6">
        <w:rPr>
          <w:rFonts w:ascii="Times New Roman" w:hAnsi="Times New Roman" w:cs="Times New Roman"/>
          <w:sz w:val="32"/>
          <w:szCs w:val="32"/>
          <w:rPrChange w:id="106" w:author="Bengt Pohjanen" w:date="2020-10-16T12:29:00Z">
            <w:rPr/>
          </w:rPrChange>
        </w:rPr>
        <w:t xml:space="preserve">Stanna hemma så länge du har feber och känner dig sjuk. Hosta och nys i armvecket och tvätta händerna ofta för att minska risken för smittspridning. </w:t>
      </w:r>
    </w:p>
    <w:p w14:paraId="77A6A365" w14:textId="6C16C54D" w:rsidR="00CF19CE" w:rsidRPr="001420C6" w:rsidRDefault="00CF19CE" w:rsidP="00CF19CE">
      <w:pPr>
        <w:rPr>
          <w:rFonts w:ascii="Times New Roman" w:hAnsi="Times New Roman" w:cs="Times New Roman"/>
          <w:sz w:val="32"/>
          <w:szCs w:val="32"/>
          <w:rPrChange w:id="107" w:author="Bengt Pohjanen" w:date="2020-10-16T12:29:00Z">
            <w:rPr/>
          </w:rPrChange>
        </w:rPr>
      </w:pPr>
      <w:r w:rsidRPr="001420C6">
        <w:rPr>
          <w:rFonts w:ascii="Times New Roman" w:hAnsi="Times New Roman" w:cs="Times New Roman"/>
          <w:sz w:val="32"/>
          <w:szCs w:val="32"/>
          <w:rPrChange w:id="108" w:author="Bengt Pohjanen" w:date="2020-10-16T12:29:00Z">
            <w:rPr/>
          </w:rPrChange>
        </w:rPr>
        <w:t xml:space="preserve">Om du </w:t>
      </w:r>
      <w:r w:rsidR="009E4FAC" w:rsidRPr="001420C6">
        <w:rPr>
          <w:rFonts w:ascii="Times New Roman" w:hAnsi="Times New Roman" w:cs="Times New Roman"/>
          <w:sz w:val="32"/>
          <w:szCs w:val="32"/>
          <w:rPrChange w:id="109" w:author="Bengt Pohjanen" w:date="2020-10-16T12:29:00Z">
            <w:rPr/>
          </w:rPrChange>
        </w:rPr>
        <w:t xml:space="preserve">är en person som rekommenderas vaccination </w:t>
      </w:r>
      <w:r w:rsidRPr="001420C6">
        <w:rPr>
          <w:rFonts w:ascii="Times New Roman" w:hAnsi="Times New Roman" w:cs="Times New Roman"/>
          <w:sz w:val="32"/>
          <w:szCs w:val="32"/>
          <w:rPrChange w:id="110" w:author="Bengt Pohjanen" w:date="2020-10-16T12:29:00Z">
            <w:rPr/>
          </w:rPrChange>
        </w:rPr>
        <w:t>och får influensa ska du kontakta vården.</w:t>
      </w:r>
    </w:p>
    <w:p w14:paraId="4ED75FE3" w14:textId="77777777" w:rsidR="00CF19CE" w:rsidRPr="001420C6" w:rsidRDefault="00CF19CE" w:rsidP="00CF19CE">
      <w:pPr>
        <w:rPr>
          <w:rFonts w:ascii="Times New Roman" w:hAnsi="Times New Roman" w:cs="Times New Roman"/>
          <w:b/>
          <w:bCs/>
          <w:sz w:val="32"/>
          <w:szCs w:val="32"/>
          <w:rPrChange w:id="111" w:author="Bengt Pohjanen" w:date="2020-10-16T12:29:00Z">
            <w:rPr>
              <w:b/>
              <w:bCs/>
              <w:sz w:val="28"/>
              <w:szCs w:val="28"/>
            </w:rPr>
          </w:rPrChange>
        </w:rPr>
      </w:pPr>
      <w:r w:rsidRPr="001420C6">
        <w:rPr>
          <w:rFonts w:ascii="Times New Roman" w:hAnsi="Times New Roman" w:cs="Times New Roman"/>
          <w:b/>
          <w:bCs/>
          <w:sz w:val="32"/>
          <w:szCs w:val="32"/>
          <w:rPrChange w:id="112" w:author="Bengt Pohjanen" w:date="2020-10-16T12:29:00Z">
            <w:rPr>
              <w:b/>
              <w:bCs/>
              <w:sz w:val="28"/>
              <w:szCs w:val="28"/>
            </w:rPr>
          </w:rPrChange>
        </w:rPr>
        <w:t>Påverka och delta i din vård</w:t>
      </w:r>
    </w:p>
    <w:p w14:paraId="37866D98" w14:textId="77777777" w:rsidR="00CF19CE" w:rsidRPr="001420C6" w:rsidRDefault="00CF19CE" w:rsidP="00CF19CE">
      <w:pPr>
        <w:rPr>
          <w:rFonts w:ascii="Times New Roman" w:hAnsi="Times New Roman" w:cs="Times New Roman"/>
          <w:sz w:val="32"/>
          <w:szCs w:val="32"/>
          <w:rPrChange w:id="113" w:author="Bengt Pohjanen" w:date="2020-10-16T12:29:00Z">
            <w:rPr/>
          </w:rPrChange>
        </w:rPr>
      </w:pPr>
      <w:r w:rsidRPr="001420C6">
        <w:rPr>
          <w:rFonts w:ascii="Times New Roman" w:hAnsi="Times New Roman" w:cs="Times New Roman"/>
          <w:sz w:val="32"/>
          <w:szCs w:val="32"/>
          <w:rPrChange w:id="114" w:author="Bengt Pohjanen" w:date="2020-10-16T12:29:00Z">
            <w:rPr/>
          </w:rPrChange>
        </w:rPr>
        <w:t>För att du ska kunna vara delaktig i din vård och behandling är det viktigt att du förstår informationen du får av vårdpersonalen. Ställ frågor om du inte förstår. Du har kan få hjälp av en tolk om du inte pratar svenska.</w:t>
      </w:r>
    </w:p>
    <w:sectPr w:rsidR="00CF19CE" w:rsidRPr="001420C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25DDF7" w14:textId="77777777" w:rsidR="004506A2" w:rsidRDefault="004506A2" w:rsidP="00F20D56">
      <w:pPr>
        <w:spacing w:after="0" w:line="240" w:lineRule="auto"/>
      </w:pPr>
      <w:r>
        <w:separator/>
      </w:r>
    </w:p>
  </w:endnote>
  <w:endnote w:type="continuationSeparator" w:id="0">
    <w:p w14:paraId="17E1468D" w14:textId="77777777" w:rsidR="004506A2" w:rsidRDefault="004506A2" w:rsidP="00F20D56">
      <w:pPr>
        <w:spacing w:after="0" w:line="240" w:lineRule="auto"/>
      </w:pPr>
      <w:r>
        <w:continuationSeparator/>
      </w:r>
    </w:p>
  </w:endnote>
  <w:endnote w:type="continuationNotice" w:id="1">
    <w:p w14:paraId="4671DEF5" w14:textId="77777777" w:rsidR="004506A2" w:rsidRDefault="004506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8359E0" w14:textId="77777777" w:rsidR="004506A2" w:rsidRDefault="004506A2" w:rsidP="00F20D56">
      <w:pPr>
        <w:spacing w:after="0" w:line="240" w:lineRule="auto"/>
      </w:pPr>
      <w:r>
        <w:separator/>
      </w:r>
    </w:p>
  </w:footnote>
  <w:footnote w:type="continuationSeparator" w:id="0">
    <w:p w14:paraId="65A49270" w14:textId="77777777" w:rsidR="004506A2" w:rsidRDefault="004506A2" w:rsidP="00F20D56">
      <w:pPr>
        <w:spacing w:after="0" w:line="240" w:lineRule="auto"/>
      </w:pPr>
      <w:r>
        <w:continuationSeparator/>
      </w:r>
    </w:p>
  </w:footnote>
  <w:footnote w:type="continuationNotice" w:id="1">
    <w:p w14:paraId="1C07AE22" w14:textId="77777777" w:rsidR="004506A2" w:rsidRDefault="004506A2">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713129"/>
    <w:multiLevelType w:val="hybridMultilevel"/>
    <w:tmpl w:val="232A6470"/>
    <w:lvl w:ilvl="0" w:tplc="1CFA0B2E">
      <w:numFmt w:val="bullet"/>
      <w:lvlText w:val="•"/>
      <w:lvlJc w:val="left"/>
      <w:pPr>
        <w:ind w:left="1665" w:hanging="1305"/>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9ED747D"/>
    <w:multiLevelType w:val="hybridMultilevel"/>
    <w:tmpl w:val="855EDE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40F711D9"/>
    <w:multiLevelType w:val="hybridMultilevel"/>
    <w:tmpl w:val="DD38509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ngt Pohjanen">
    <w15:presenceInfo w15:providerId="None" w15:userId="Bengt Pohjan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9CE"/>
    <w:rsid w:val="000048EA"/>
    <w:rsid w:val="00005CAD"/>
    <w:rsid w:val="0002210E"/>
    <w:rsid w:val="000D06B4"/>
    <w:rsid w:val="00135073"/>
    <w:rsid w:val="001420C6"/>
    <w:rsid w:val="0016294F"/>
    <w:rsid w:val="00251743"/>
    <w:rsid w:val="002520F0"/>
    <w:rsid w:val="00266471"/>
    <w:rsid w:val="003106B3"/>
    <w:rsid w:val="003224D0"/>
    <w:rsid w:val="004506A2"/>
    <w:rsid w:val="00470490"/>
    <w:rsid w:val="004D4AD6"/>
    <w:rsid w:val="00553EEC"/>
    <w:rsid w:val="00564594"/>
    <w:rsid w:val="00573712"/>
    <w:rsid w:val="00637776"/>
    <w:rsid w:val="006A45D9"/>
    <w:rsid w:val="006C23B6"/>
    <w:rsid w:val="007448EB"/>
    <w:rsid w:val="007966FB"/>
    <w:rsid w:val="007B21DB"/>
    <w:rsid w:val="00810617"/>
    <w:rsid w:val="008574C9"/>
    <w:rsid w:val="009078E9"/>
    <w:rsid w:val="00957A28"/>
    <w:rsid w:val="00973DDC"/>
    <w:rsid w:val="009751B9"/>
    <w:rsid w:val="009B417D"/>
    <w:rsid w:val="009C1F55"/>
    <w:rsid w:val="009E4FAC"/>
    <w:rsid w:val="00A1606A"/>
    <w:rsid w:val="00A310B5"/>
    <w:rsid w:val="00A32608"/>
    <w:rsid w:val="00A664A6"/>
    <w:rsid w:val="00AB2A79"/>
    <w:rsid w:val="00B37975"/>
    <w:rsid w:val="00B61772"/>
    <w:rsid w:val="00C15380"/>
    <w:rsid w:val="00C166AD"/>
    <w:rsid w:val="00C71C85"/>
    <w:rsid w:val="00CE66B4"/>
    <w:rsid w:val="00CF19CE"/>
    <w:rsid w:val="00CF5D0E"/>
    <w:rsid w:val="00D23110"/>
    <w:rsid w:val="00D40403"/>
    <w:rsid w:val="00DA2224"/>
    <w:rsid w:val="00DC17C7"/>
    <w:rsid w:val="00E36C89"/>
    <w:rsid w:val="00E43974"/>
    <w:rsid w:val="00E43F05"/>
    <w:rsid w:val="00E736EC"/>
    <w:rsid w:val="00EB26EE"/>
    <w:rsid w:val="00F20D56"/>
    <w:rsid w:val="00F83B48"/>
    <w:rsid w:val="00FB34CC"/>
    <w:rsid w:val="00FE32DB"/>
    <w:rsid w:val="00FF23C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A19E4"/>
  <w15:chartTrackingRefBased/>
  <w15:docId w15:val="{839C35B7-6A15-44DF-AB1F-A92788CE4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CF19CE"/>
    <w:pPr>
      <w:ind w:left="720"/>
      <w:contextualSpacing/>
    </w:pPr>
  </w:style>
  <w:style w:type="paragraph" w:styleId="Sidhuvud">
    <w:name w:val="header"/>
    <w:basedOn w:val="Normal"/>
    <w:link w:val="SidhuvudChar"/>
    <w:uiPriority w:val="99"/>
    <w:unhideWhenUsed/>
    <w:rsid w:val="00F20D56"/>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F20D56"/>
  </w:style>
  <w:style w:type="paragraph" w:styleId="Sidfot">
    <w:name w:val="footer"/>
    <w:basedOn w:val="Normal"/>
    <w:link w:val="SidfotChar"/>
    <w:uiPriority w:val="99"/>
    <w:unhideWhenUsed/>
    <w:rsid w:val="00F20D56"/>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F20D56"/>
  </w:style>
  <w:style w:type="paragraph" w:styleId="Ballongtext">
    <w:name w:val="Balloon Text"/>
    <w:basedOn w:val="Normal"/>
    <w:link w:val="BallongtextChar"/>
    <w:uiPriority w:val="99"/>
    <w:semiHidden/>
    <w:unhideWhenUsed/>
    <w:rsid w:val="00D40403"/>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D40403"/>
    <w:rPr>
      <w:rFonts w:ascii="Segoe UI" w:hAnsi="Segoe UI" w:cs="Segoe UI"/>
      <w:sz w:val="18"/>
      <w:szCs w:val="18"/>
    </w:rPr>
  </w:style>
  <w:style w:type="character" w:styleId="Kommentarsreferens">
    <w:name w:val="annotation reference"/>
    <w:basedOn w:val="Standardstycketeckensnitt"/>
    <w:uiPriority w:val="99"/>
    <w:semiHidden/>
    <w:unhideWhenUsed/>
    <w:rsid w:val="00B61772"/>
    <w:rPr>
      <w:sz w:val="16"/>
      <w:szCs w:val="16"/>
    </w:rPr>
  </w:style>
  <w:style w:type="paragraph" w:styleId="Kommentarer">
    <w:name w:val="annotation text"/>
    <w:basedOn w:val="Normal"/>
    <w:link w:val="KommentarerChar"/>
    <w:uiPriority w:val="99"/>
    <w:semiHidden/>
    <w:unhideWhenUsed/>
    <w:rsid w:val="00B61772"/>
    <w:pPr>
      <w:spacing w:line="240" w:lineRule="auto"/>
    </w:pPr>
    <w:rPr>
      <w:sz w:val="20"/>
      <w:szCs w:val="20"/>
    </w:rPr>
  </w:style>
  <w:style w:type="character" w:customStyle="1" w:styleId="KommentarerChar">
    <w:name w:val="Kommentarer Char"/>
    <w:basedOn w:val="Standardstycketeckensnitt"/>
    <w:link w:val="Kommentarer"/>
    <w:uiPriority w:val="99"/>
    <w:semiHidden/>
    <w:rsid w:val="00B61772"/>
    <w:rPr>
      <w:sz w:val="20"/>
      <w:szCs w:val="20"/>
    </w:rPr>
  </w:style>
  <w:style w:type="paragraph" w:styleId="Kommentarsmne">
    <w:name w:val="annotation subject"/>
    <w:basedOn w:val="Kommentarer"/>
    <w:next w:val="Kommentarer"/>
    <w:link w:val="KommentarsmneChar"/>
    <w:uiPriority w:val="99"/>
    <w:semiHidden/>
    <w:unhideWhenUsed/>
    <w:rsid w:val="00B61772"/>
    <w:rPr>
      <w:b/>
      <w:bCs/>
    </w:rPr>
  </w:style>
  <w:style w:type="character" w:customStyle="1" w:styleId="KommentarsmneChar">
    <w:name w:val="Kommentarsämne Char"/>
    <w:basedOn w:val="KommentarerChar"/>
    <w:link w:val="Kommentarsmne"/>
    <w:uiPriority w:val="99"/>
    <w:semiHidden/>
    <w:rsid w:val="00B617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people" Target="people.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7603176BDE72B41890967314FF88821" ma:contentTypeVersion="2" ma:contentTypeDescription="Skapa ett nytt dokument." ma:contentTypeScope="" ma:versionID="f35b1c1856eaa688a3519f676fbab559">
  <xsd:schema xmlns:xsd="http://www.w3.org/2001/XMLSchema" xmlns:xs="http://www.w3.org/2001/XMLSchema" xmlns:p="http://schemas.microsoft.com/office/2006/metadata/properties" xmlns:ns2="dbe81087-976d-45bd-8af2-0bc885ba2520" targetNamespace="http://schemas.microsoft.com/office/2006/metadata/properties" ma:root="true" ma:fieldsID="8fd7e0d16c6849d67608a3cb92be8e21" ns2:_="">
    <xsd:import namespace="dbe81087-976d-45bd-8af2-0bc885ba252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e81087-976d-45bd-8af2-0bc885ba2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9D9110-A4B9-4ABD-B034-A346FAAD1DD3}">
  <ds:schemaRefs>
    <ds:schemaRef ds:uri="http://schemas.microsoft.com/sharepoint/v3/contenttype/forms"/>
  </ds:schemaRefs>
</ds:datastoreItem>
</file>

<file path=customXml/itemProps2.xml><?xml version="1.0" encoding="utf-8"?>
<ds:datastoreItem xmlns:ds="http://schemas.openxmlformats.org/officeDocument/2006/customXml" ds:itemID="{B52CEB39-C261-4DEB-8D50-D70F543412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CDFA0A-8755-40DD-A16E-0E3E24BD7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e81087-976d-45bd-8af2-0bc885ba2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3281</Characters>
  <Application>Microsoft Office Word</Application>
  <DocSecurity>0</DocSecurity>
  <Lines>27</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Hansen Knutsson</dc:creator>
  <cp:keywords/>
  <dc:description/>
  <cp:lastModifiedBy>Bengt Pohjanen</cp:lastModifiedBy>
  <cp:revision>2</cp:revision>
  <dcterms:created xsi:type="dcterms:W3CDTF">2020-10-16T19:02:00Z</dcterms:created>
  <dcterms:modified xsi:type="dcterms:W3CDTF">2020-10-16T19:02:00Z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0x010100A7603176BDE72B41890967314FF88821</vt:lpwstr>
  </property>
</Properties>
</file>